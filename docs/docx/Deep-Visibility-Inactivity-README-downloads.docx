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:rsidP="6EF76003" wp14:paraId="020804DC" wp14:textId="4B99483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de-DE"/>
        </w:rPr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e-DE"/>
        </w:rPr>
        <w:t xml:space="preserve">Deep 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e-DE"/>
        </w:rPr>
        <w:t>Visibility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e-DE"/>
        </w:rPr>
        <w:t xml:space="preserve"> 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e-DE"/>
        </w:rPr>
        <w:t>Inactivity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e-DE"/>
        </w:rPr>
        <w:t xml:space="preserve"> – README </w:t>
      </w:r>
    </w:p>
    <w:p xmlns:wp14="http://schemas.microsoft.com/office/word/2010/wordml" w:rsidP="4E6138AA" wp14:paraId="439B03A3" wp14:textId="555C3D90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(für S1-DeepVisibility-PassiveDiag.ps1)</w:t>
      </w:r>
    </w:p>
    <w:p xmlns:wp14="http://schemas.microsoft.com/office/word/2010/wordml" w:rsidP="4E6138AA" wp14:paraId="4E924F63" wp14:textId="7160B147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1. Zweck dieses Skripts</w:t>
      </w:r>
    </w:p>
    <w:p xmlns:wp14="http://schemas.microsoft.com/office/word/2010/wordml" w:rsidP="4E6138AA" wp14:paraId="373B0AB1" wp14:textId="11BBBBEE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Das PowerShell-Skript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S1-DeepVisibility-PassiveDiag.ps1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dient dazu, herauszufinden, warum bestimmte Endpunkte keine Deep-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Visibility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-(DV)-Daten an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SentinelOne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senden, obwohl der Agent in der Management</w:t>
      </w:r>
      <w:r w:rsidRPr="4E6138AA" w:rsidR="48DA7D6F">
        <w:rPr>
          <w:rFonts w:ascii="Aptos" w:hAnsi="Aptos" w:eastAsia="Aptos" w:cs="Aptos"/>
          <w:noProof w:val="0"/>
          <w:sz w:val="24"/>
          <w:szCs w:val="24"/>
          <w:lang w:val="de-DE"/>
        </w:rPr>
        <w:t>k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onsole sichtbar ist.</w:t>
      </w:r>
    </w:p>
    <w:p xmlns:wp14="http://schemas.microsoft.com/office/word/2010/wordml" w:rsidP="4E6138AA" wp14:paraId="5A1099E8" wp14:textId="52250D9E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Das Skript:</w:t>
      </w:r>
    </w:p>
    <w:p xmlns:wp14="http://schemas.microsoft.com/office/word/2010/wordml" w:rsidP="4E6138AA" wp14:paraId="18357B20" wp14:textId="7FA767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3B179463">
        <w:rPr>
          <w:rFonts w:ascii="Aptos" w:hAnsi="Aptos" w:eastAsia="Aptos" w:cs="Aptos"/>
          <w:noProof w:val="0"/>
          <w:sz w:val="24"/>
          <w:szCs w:val="24"/>
          <w:lang w:val="de-DE"/>
        </w:rPr>
        <w:t>ist rein passiv, macht also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keine Konfigurationsänderungen</w:t>
      </w:r>
    </w:p>
    <w:p xmlns:wp14="http://schemas.microsoft.com/office/word/2010/wordml" w:rsidP="4E6138AA" wp14:paraId="1BE6BA5D" wp14:textId="2F8C88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konzentriert sich auf den 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lokalen Agent</w:t>
      </w:r>
      <w:r w:rsidRPr="6EF76003" w:rsidR="3F3E68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tatus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und die 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Netzwerkverbindung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zum Deep-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Visibil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it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y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-Gateway</w:t>
      </w:r>
    </w:p>
    <w:p xmlns:wp14="http://schemas.microsoft.com/office/word/2010/wordml" w:rsidP="4E6138AA" wp14:paraId="1150CCA6" wp14:textId="6EEEE7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erzeugt einen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JSON-Bericht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, der gefundene Probleme zusammenfasst</w:t>
      </w:r>
    </w:p>
    <w:p xmlns:wp14="http://schemas.microsoft.com/office/word/2010/wordml" w:rsidP="4E6138AA" wp14:paraId="0CA58A2A" wp14:textId="4814A99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Es ist für </w:t>
      </w:r>
      <w:r w:rsidRPr="4E6138AA" w:rsidR="3323C9D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die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Endpunkte gedacht, die </w:t>
      </w:r>
      <w:r w:rsidRPr="4E6138AA" w:rsidR="7C40B820">
        <w:rPr>
          <w:rFonts w:ascii="Aptos" w:hAnsi="Aptos" w:eastAsia="Aptos" w:cs="Aptos"/>
          <w:noProof w:val="0"/>
          <w:sz w:val="24"/>
          <w:szCs w:val="24"/>
          <w:lang w:val="de-DE"/>
        </w:rPr>
        <w:t>wir Ihnen mit dieser Mail schicken.</w:t>
      </w:r>
    </w:p>
    <w:p xmlns:wp14="http://schemas.microsoft.com/office/word/2010/wordml" wp14:paraId="50AD4488" wp14:textId="3ED3962B"/>
    <w:p xmlns:wp14="http://schemas.microsoft.com/office/word/2010/wordml" w:rsidP="4E6138AA" wp14:paraId="60C3BAE8" wp14:textId="439A4463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2. Voraussetzungen</w:t>
      </w:r>
    </w:p>
    <w:p xmlns:wp14="http://schemas.microsoft.com/office/word/2010/wordml" w:rsidP="4E6138AA" wp14:paraId="79A7D6F2" wp14:textId="25B86B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Windows-Endpunkt mit installiertem SentinelOne-Agent</w:t>
      </w:r>
    </w:p>
    <w:p xmlns:wp14="http://schemas.microsoft.com/office/word/2010/wordml" w:rsidP="4E6138AA" wp14:paraId="67C442D3" wp14:textId="776C66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PowerShell (Version 5 oder höher, standardmäßig auf unterstützten Windows-Versionen)</w:t>
      </w:r>
    </w:p>
    <w:p xmlns:wp14="http://schemas.microsoft.com/office/word/2010/wordml" w:rsidP="4E6138AA" wp14:paraId="024A2529" wp14:textId="5539FA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Lokale Administratorrechte (PowerShell „Als Administrator ausführen“)</w:t>
      </w:r>
    </w:p>
    <w:p xmlns:wp14="http://schemas.microsoft.com/office/word/2010/wordml" w:rsidP="4E6138AA" wp14:paraId="69198F10" wp14:textId="2B319D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Kenntnis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Deep-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Visibility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-Gateway-Hosts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Ihres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SentinelOne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>-Tenants</w:t>
      </w:r>
      <w:r>
        <w:br/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</w:t>
      </w: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z.B.</w:t>
      </w: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ioc-gw-prod-eu-1b.sentinelone.net)</w:t>
      </w:r>
      <w:r w:rsidRPr="4E6138AA" w:rsidR="0AC928F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EF76003" wp14:paraId="330E1EC2" wp14:textId="3E35E5AB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</w:pPr>
      <w:r w:rsidRPr="6EF76003" w:rsidR="01A8EDB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de-DE"/>
        </w:rPr>
        <w:t>Im Folgenden wird der Deep-</w:t>
      </w:r>
      <w:r w:rsidRPr="6EF76003" w:rsidR="01A8EDB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de-DE"/>
        </w:rPr>
        <w:t>Visibility</w:t>
      </w:r>
      <w:r w:rsidRPr="6EF76003" w:rsidR="01A8EDB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de-DE"/>
        </w:rPr>
        <w:t xml:space="preserve">-Gateway-Host </w:t>
      </w:r>
      <w:r w:rsidRPr="6EF76003" w:rsidR="01A8EDB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de-DE"/>
        </w:rPr>
        <w:t>$</w:t>
      </w:r>
      <w:r w:rsidRPr="6EF76003" w:rsidR="01A8EDB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de-DE"/>
        </w:rPr>
        <w:t>VisibilityHost</w:t>
      </w:r>
      <w:r w:rsidRPr="6EF76003" w:rsidR="01A8EDB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de-DE"/>
        </w:rPr>
        <w:t xml:space="preserve"> genannt!</w:t>
      </w:r>
    </w:p>
    <w:p xmlns:wp14="http://schemas.microsoft.com/office/word/2010/wordml" w:rsidP="4E6138AA" wp14:paraId="352A3EA8" wp14:textId="17AD67AB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3. Bereitgestellte Dateien</w:t>
      </w:r>
    </w:p>
    <w:p xmlns:wp14="http://schemas.microsoft.com/office/word/2010/wordml" w:rsidP="4E6138AA" wp14:paraId="5C0A4A2E" wp14:textId="57A46AC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Sie </w:t>
      </w:r>
      <w:r w:rsidRPr="6EF76003" w:rsidR="4929CB5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haben </w:t>
      </w:r>
      <w:r w:rsidRPr="6EF76003" w:rsidR="536249D5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bereits </w:t>
      </w:r>
      <w:r w:rsidRPr="6EF76003" w:rsidR="4929CB5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Folgendes 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erhalten:</w:t>
      </w:r>
    </w:p>
    <w:p xmlns:wp14="http://schemas.microsoft.com/office/word/2010/wordml" w:rsidP="4E6138AA" wp14:paraId="75EEA477" wp14:textId="39C74F4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Eine Liste der betroffenen Endpunkte (z. B. als CSV oder Excel)</w:t>
      </w:r>
    </w:p>
    <w:p xmlns:wp14="http://schemas.microsoft.com/office/word/2010/wordml" w:rsidP="4E6138AA" wp14:paraId="34F26F64" wp14:textId="5054DF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PowerShell-Skript: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S1-DeepVisibility-PassiveDiag.ps1</w:t>
      </w:r>
    </w:p>
    <w:p xmlns:wp14="http://schemas.microsoft.com/office/word/2010/wordml" w:rsidP="4E6138AA" wp14:paraId="62AC4942" wp14:textId="2E1F8B6B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3A254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Dieses README, das Ihnen als Anleitung zum Starten des Skripts und </w:t>
      </w:r>
      <w:r w:rsidRPr="4E6138AA" w:rsidR="73A2542B">
        <w:rPr>
          <w:rFonts w:ascii="Aptos" w:hAnsi="Aptos" w:eastAsia="Aptos" w:cs="Aptos"/>
          <w:noProof w:val="0"/>
          <w:sz w:val="24"/>
          <w:szCs w:val="24"/>
          <w:lang w:val="de-DE"/>
        </w:rPr>
        <w:t>Troubleshooten</w:t>
      </w:r>
      <w:r w:rsidRPr="4E6138AA" w:rsidR="73A2542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dienen soll</w:t>
      </w:r>
    </w:p>
    <w:p xmlns:wp14="http://schemas.microsoft.com/office/word/2010/wordml" wp14:paraId="557DA380" wp14:textId="710963A4"/>
    <w:p xmlns:wp14="http://schemas.microsoft.com/office/word/2010/wordml" w:rsidP="4E6138AA" wp14:paraId="1256100A" wp14:textId="588DA469">
      <w:pPr>
        <w:pStyle w:val="Heading2"/>
        <w:spacing w:before="299" w:beforeAutospacing="off" w:after="299" w:afterAutospacing="off"/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4. Ausführen des Skripts</w:t>
      </w:r>
    </w:p>
    <w:p xmlns:wp14="http://schemas.microsoft.com/office/word/2010/wordml" w:rsidP="4E6138AA" wp14:paraId="1C6BDE42" wp14:textId="0C511B4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Kopieren Sie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S1-DeepVisibility-PassiveDiag.ps1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auf den Endpunkt.</w:t>
      </w:r>
    </w:p>
    <w:p xmlns:wp14="http://schemas.microsoft.com/office/word/2010/wordml" w:rsidP="4E6138AA" wp14:paraId="5953D975" wp14:textId="3B5E9B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Öffnen Sie PowerShell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als Administrator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4E6138AA" wp14:paraId="79DE8979" wp14:textId="6A9302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Navigieren Sie zum Ordner mit dem Skript</w:t>
      </w:r>
      <w:r w:rsidRPr="6EF76003" w:rsidR="7A5FA69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, indem Sie </w:t>
      </w:r>
      <w:r w:rsidRPr="6EF76003" w:rsidR="6ACA7F8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beispielsweise </w:t>
      </w:r>
      <w:r w:rsidRPr="6EF76003" w:rsidR="4B074C40">
        <w:rPr>
          <w:rFonts w:ascii="Aptos" w:hAnsi="Aptos" w:eastAsia="Aptos" w:cs="Aptos"/>
          <w:noProof w:val="0"/>
          <w:sz w:val="24"/>
          <w:szCs w:val="24"/>
          <w:lang w:val="de-DE"/>
        </w:rPr>
        <w:t>folgende</w:t>
      </w:r>
      <w:r w:rsidRPr="6EF76003" w:rsidR="447D3E12">
        <w:rPr>
          <w:rFonts w:ascii="Aptos" w:hAnsi="Aptos" w:eastAsia="Aptos" w:cs="Aptos"/>
          <w:noProof w:val="0"/>
          <w:sz w:val="24"/>
          <w:szCs w:val="24"/>
          <w:lang w:val="de-DE"/>
        </w:rPr>
        <w:t>n</w:t>
      </w:r>
      <w:r w:rsidRPr="6EF76003" w:rsidR="4B074C4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Befehl</w:t>
      </w:r>
      <w:r w:rsidRPr="6EF76003" w:rsidR="099059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ausführen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  <w:r w:rsidRPr="6EF76003" w:rsidR="264B197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cd C:\Users\</w:t>
      </w:r>
      <w:r w:rsidRPr="6EF76003" w:rsidR="146070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USERNAME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\Downloads</w:t>
      </w:r>
      <w:r>
        <w:br/>
      </w:r>
    </w:p>
    <w:p xmlns:wp14="http://schemas.microsoft.com/office/word/2010/wordml" w:rsidP="4E6138AA" wp14:paraId="3C02EE38" wp14:textId="43FB913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Skriptausführung für diese Sitzung erlauben:</w:t>
      </w:r>
      <w:r w:rsidRPr="4E6138AA" w:rsidR="311E8A28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Set-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ExecutionPolicy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Bypass -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Scope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Process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-Force</w:t>
      </w:r>
      <w:r>
        <w:br/>
      </w:r>
    </w:p>
    <w:p xmlns:wp14="http://schemas.microsoft.com/office/word/2010/wordml" w:rsidP="4E6138AA" wp14:paraId="0F2950D1" wp14:textId="2E3586F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Skript starten, inkl. Angabe des DV-Gateway-Hosts:</w:t>
      </w:r>
    </w:p>
    <w:p xmlns:wp14="http://schemas.microsoft.com/office/word/2010/wordml" w:rsidP="4E6138AA" wp14:paraId="79BE5B65" wp14:textId="22BB84C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.\S1-DeepVisibility-PassiveDiag.ps1 -S1VisibilityHost "</w:t>
      </w:r>
      <w:r w:rsidRPr="4E6138AA" w:rsidR="3BD7BD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$VisibilityHost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 -VerboseOutput</w:t>
      </w:r>
      <w:r>
        <w:br/>
      </w:r>
    </w:p>
    <w:p xmlns:wp14="http://schemas.microsoft.com/office/word/2010/wordml" w:rsidP="4E6138AA" wp14:paraId="377A1544" wp14:textId="4A5CD2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Das Skript erzeugt die Ausgabe unter:</w:t>
      </w:r>
      <w:r>
        <w:br/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C:\Windows\Temp\S1-DeepVisibilityDiag.json</w:t>
      </w:r>
    </w:p>
    <w:p xmlns:wp14="http://schemas.microsoft.com/office/word/2010/wordml" w:rsidP="6EF76003" wp14:paraId="2C8CD600" wp14:textId="28486FB8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</w:pPr>
      <w:r w:rsidRPr="6EF76003" w:rsidR="71FAE978">
        <w:rPr>
          <w:rFonts w:ascii="Aptos" w:hAnsi="Aptos" w:eastAsia="Aptos" w:cs="Aptos"/>
          <w:noProof w:val="0"/>
          <w:sz w:val="24"/>
          <w:szCs w:val="24"/>
          <w:lang w:val="de-DE"/>
        </w:rPr>
        <w:t>In dieser JSON finden Sie die Ergebnisse des Skripts, die zur Behebung des Problems notwendig sind.</w:t>
      </w:r>
    </w:p>
    <w:p xmlns:wp14="http://schemas.microsoft.com/office/word/2010/wordml" w:rsidP="4E6138AA" wp14:paraId="6A3F9E62" wp14:textId="4F29D1DB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5. Was das Skript prüft</w:t>
      </w:r>
    </w:p>
    <w:p xmlns:wp14="http://schemas.microsoft.com/office/word/2010/wordml" w:rsidP="4E6138AA" wp14:paraId="0D198FB6" wp14:textId="1D8AA01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Das Skript </w:t>
      </w:r>
      <w:r w:rsidRPr="6EF76003" w:rsidR="31539FAD">
        <w:rPr>
          <w:rFonts w:ascii="Aptos" w:hAnsi="Aptos" w:eastAsia="Aptos" w:cs="Aptos"/>
          <w:noProof w:val="0"/>
          <w:sz w:val="24"/>
          <w:szCs w:val="24"/>
          <w:lang w:val="de-DE"/>
        </w:rPr>
        <w:t>prüft mehrere Dinge:</w:t>
      </w:r>
    </w:p>
    <w:p w:rsidR="40402560" w:rsidP="6EF76003" w:rsidRDefault="40402560" w14:paraId="3057D53A" w14:textId="4DE50C3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</w:pPr>
      <w:r w:rsidRPr="6EF76003" w:rsidR="404025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5.1. Konnektivität zu wichtige</w:t>
      </w:r>
      <w:r w:rsidRPr="6EF76003" w:rsidR="404025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 xml:space="preserve">n </w:t>
      </w:r>
      <w:r w:rsidRPr="6EF76003" w:rsidR="6A21BA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URLs</w:t>
      </w:r>
      <w:r w:rsidRPr="6EF76003" w:rsidR="404025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/IPs</w:t>
      </w:r>
    </w:p>
    <w:p w:rsidR="54C78453" w:rsidP="6EF76003" w:rsidRDefault="54C78453" w14:paraId="22231959" w14:textId="68300566">
      <w:pPr>
        <w:spacing w:before="240" w:beforeAutospacing="off" w:after="240" w:afterAutospacing="off"/>
      </w:pPr>
      <w:r w:rsidRPr="6EF76003" w:rsidR="54C78453">
        <w:rPr>
          <w:rFonts w:ascii="Aptos" w:hAnsi="Aptos" w:eastAsia="Aptos" w:cs="Aptos"/>
          <w:noProof w:val="0"/>
          <w:sz w:val="24"/>
          <w:szCs w:val="24"/>
          <w:lang w:val="de-DE"/>
        </w:rPr>
        <w:t>Das Skript prüft die Konnektivität zu diesen URLs/IPs:</w:t>
      </w:r>
    </w:p>
    <w:p w:rsidR="54C78453" w:rsidP="6EF76003" w:rsidRDefault="54C78453" w14:paraId="7641B5DA" w14:textId="062D0E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0fa7680a77f84d46">
        <w:r w:rsidRPr="6EF76003" w:rsidR="54C78453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https://dv-eu-prod.sentinelone.net</w:t>
        </w:r>
      </w:hyperlink>
    </w:p>
    <w:p w:rsidR="54C78453" w:rsidP="6EF76003" w:rsidRDefault="54C78453" w14:paraId="014579D7" w14:textId="6ECFB0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3c678db0037f4e1b">
        <w:r w:rsidRPr="6EF76003" w:rsidR="54C78453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https://ioc-gw-eu.sentinelone.net</w:t>
        </w:r>
      </w:hyperlink>
    </w:p>
    <w:p w:rsidR="54C78453" w:rsidP="6EF76003" w:rsidRDefault="54C78453" w14:paraId="523732CE" w14:textId="3575AE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92a9f1f7cbb34ad8">
        <w:r w:rsidRPr="6EF76003" w:rsidR="54C78453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https://ioc-gw-eu-1a.sentinelone.net</w:t>
        </w:r>
      </w:hyperlink>
    </w:p>
    <w:p w:rsidR="54C78453" w:rsidP="6EF76003" w:rsidRDefault="54C78453" w14:paraId="3C72FC1F" w14:textId="12CAE0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ae3f40f6beb44188">
        <w:r w:rsidRPr="6EF76003" w:rsidR="54C78453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https://ioc-gw-eu-1b.sentinelone.net</w:t>
        </w:r>
      </w:hyperlink>
    </w:p>
    <w:p w:rsidR="54C78453" w:rsidP="6EF76003" w:rsidRDefault="54C78453" w14:paraId="472F3CDF" w14:textId="04850D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hyperlink r:id="R231f917252a241bc">
        <w:r w:rsidRPr="6EF76003" w:rsidR="54C78453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https://ioc-gw-eu-1c.sentinelone.net</w:t>
        </w:r>
      </w:hyperlink>
    </w:p>
    <w:p w:rsidR="54C78453" w:rsidP="6EF76003" w:rsidRDefault="54C78453" w14:paraId="706D60FB" w14:textId="5081C6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54C78453">
        <w:rPr>
          <w:rFonts w:ascii="Aptos" w:hAnsi="Aptos" w:eastAsia="Aptos" w:cs="Aptos"/>
          <w:noProof w:val="0"/>
          <w:sz w:val="24"/>
          <w:szCs w:val="24"/>
          <w:lang w:val="de-DE"/>
        </w:rPr>
        <w:t>18.195.202.253</w:t>
      </w:r>
    </w:p>
    <w:p w:rsidR="54C78453" w:rsidP="6EF76003" w:rsidRDefault="54C78453" w14:paraId="244D9B62" w14:textId="14D7A4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54C78453">
        <w:rPr>
          <w:rFonts w:ascii="Aptos" w:hAnsi="Aptos" w:eastAsia="Aptos" w:cs="Aptos"/>
          <w:noProof w:val="0"/>
          <w:sz w:val="24"/>
          <w:szCs w:val="24"/>
          <w:lang w:val="de-DE"/>
        </w:rPr>
        <w:t>18.195.205.47</w:t>
      </w:r>
    </w:p>
    <w:p w:rsidR="54C78453" w:rsidP="6EF76003" w:rsidRDefault="54C78453" w14:paraId="4233B571" w14:textId="337633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54C78453">
        <w:rPr>
          <w:rFonts w:ascii="Aptos" w:hAnsi="Aptos" w:eastAsia="Aptos" w:cs="Aptos"/>
          <w:noProof w:val="0"/>
          <w:sz w:val="24"/>
          <w:szCs w:val="24"/>
          <w:lang w:val="de-DE"/>
        </w:rPr>
        <w:t>18.196.241.73</w:t>
      </w:r>
    </w:p>
    <w:p w:rsidR="54C78453" w:rsidP="6EF76003" w:rsidRDefault="54C78453" w14:paraId="307FE119" w14:textId="2D9470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54C78453">
        <w:rPr>
          <w:rFonts w:ascii="Aptos" w:hAnsi="Aptos" w:eastAsia="Aptos" w:cs="Aptos"/>
          <w:noProof w:val="0"/>
          <w:sz w:val="24"/>
          <w:szCs w:val="24"/>
          <w:lang w:val="de-DE"/>
        </w:rPr>
        <w:t>34.224.32.67</w:t>
      </w:r>
    </w:p>
    <w:p xmlns:wp14="http://schemas.microsoft.com/office/word/2010/wordml" w:rsidP="4E6138AA" wp14:paraId="15CAFFD2" wp14:textId="54B4343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</w:t>
      </w:r>
      <w:r w:rsidRPr="6EF76003" w:rsidR="247EDD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2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. Agent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- und Systemstatus</w:t>
      </w:r>
    </w:p>
    <w:p xmlns:wp14="http://schemas.microsoft.com/office/word/2010/wordml" w:rsidP="4E6138AA" wp14:paraId="07C7322B" wp14:textId="01073E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Existenz und Status des </w:t>
      </w:r>
      <w:r w:rsidRPr="4E6138AA" w:rsidR="75E29E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SentinelAgent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Dienstes</w:t>
      </w:r>
    </w:p>
    <w:p xmlns:wp14="http://schemas.microsoft.com/office/word/2010/wordml" w:rsidP="4E6138AA" wp14:paraId="05DFD218" wp14:textId="6D4986B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Agent-Version und Installationspfad</w:t>
      </w:r>
    </w:p>
    <w:p xmlns:wp14="http://schemas.microsoft.com/office/word/2010/wordml" w:rsidP="4E6138AA" wp14:paraId="6CD53E81" wp14:textId="7E86A8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Laufende Kernprozesse:</w:t>
      </w:r>
    </w:p>
    <w:p xmlns:wp14="http://schemas.microsoft.com/office/word/2010/wordml" w:rsidP="4E6138AA" wp14:paraId="6D00B52D" wp14:textId="3F087A6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SentinelAgent</w:t>
      </w:r>
    </w:p>
    <w:p xmlns:wp14="http://schemas.microsoft.com/office/word/2010/wordml" w:rsidP="4E6138AA" wp14:paraId="49909A9B" wp14:textId="240750F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SentinelAgentWorker</w:t>
      </w:r>
    </w:p>
    <w:p xmlns:wp14="http://schemas.microsoft.com/office/word/2010/wordml" w:rsidP="4E6138AA" wp14:paraId="516C2E27" wp14:textId="7F7125F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SentinelStaticEngine</w:t>
      </w:r>
    </w:p>
    <w:p xmlns:wp14="http://schemas.microsoft.com/office/word/2010/wordml" w:rsidP="4E6138AA" wp14:paraId="0DAC3A1E" wp14:textId="132F7D9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Basis-Betriebssysteminformationen:</w:t>
      </w:r>
    </w:p>
    <w:p xmlns:wp14="http://schemas.microsoft.com/office/word/2010/wordml" w:rsidP="4E6138AA" wp14:paraId="4470B824" wp14:textId="2A9E624F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OS-Version und Build</w:t>
      </w:r>
    </w:p>
    <w:p xmlns:wp14="http://schemas.microsoft.com/office/word/2010/wordml" w:rsidP="4E6138AA" wp14:paraId="0BFBBA03" wp14:textId="26123AD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Letzte Boot-Zeit</w:t>
      </w:r>
    </w:p>
    <w:p xmlns:wp14="http://schemas.microsoft.com/office/word/2010/wordml" w:rsidP="4E6138AA" wp14:paraId="086E4F75" wp14:textId="1333747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Zeitzone</w:t>
      </w:r>
    </w:p>
    <w:p xmlns:wp14="http://schemas.microsoft.com/office/word/2010/wordml" w:rsidP="4E6138AA" wp14:paraId="2CBED9B3" wp14:textId="3D4858DA">
      <w:pPr>
        <w:pStyle w:val="Heading3"/>
        <w:spacing w:before="281" w:beforeAutospacing="off" w:after="281" w:afterAutospacing="off"/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</w:t>
      </w:r>
      <w:r w:rsidRPr="6EF76003" w:rsidR="268B2B8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3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. Deep-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Visibility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-Konfiguration</w:t>
      </w:r>
    </w:p>
    <w:p xmlns:wp14="http://schemas.microsoft.com/office/word/2010/wordml" w:rsidP="4E6138AA" wp14:paraId="0002D01C" wp14:textId="6C536068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Aus der Registry:</w:t>
      </w:r>
      <w:r>
        <w:br/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HKLM:\SOFTWARE\SentinelOne\Sentinel Agent</w:t>
      </w:r>
    </w:p>
    <w:p xmlns:wp14="http://schemas.microsoft.com/office/word/2010/wordml" w:rsidP="4E6138AA" wp14:paraId="4F0B8F14" wp14:textId="4AAAD20A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Es werden geprüft:</w:t>
      </w:r>
    </w:p>
    <w:p xmlns:wp14="http://schemas.microsoft.com/office/word/2010/wordml" w:rsidP="4E6138AA" wp14:paraId="5BDFF4AF" wp14:textId="52994C5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DeepVisibilityEnabled</w:t>
      </w:r>
    </w:p>
    <w:p xmlns:wp14="http://schemas.microsoft.com/office/word/2010/wordml" w:rsidP="4E6138AA" wp14:paraId="123D451F" wp14:textId="0BF11EC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DeepVisibilityMode</w:t>
      </w:r>
    </w:p>
    <w:p xmlns:wp14="http://schemas.microsoft.com/office/word/2010/wordml" w:rsidP="4E6138AA" wp14:paraId="06A87230" wp14:textId="0E3B7B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NetworkQuarantineEnabled</w:t>
      </w:r>
    </w:p>
    <w:p xmlns:wp14="http://schemas.microsoft.com/office/word/2010/wordml" w:rsidP="4E6138AA" wp14:paraId="49DFF3B6" wp14:textId="024ECD0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Weitere Metadaten wie AgentId, SiteId, ManagementUrl (falls vorhanden)</w:t>
      </w:r>
    </w:p>
    <w:p xmlns:wp14="http://schemas.microsoft.com/office/word/2010/wordml" w:rsidP="4E6138AA" wp14:paraId="190D31E8" wp14:textId="21FCC5E8">
      <w:pPr>
        <w:pStyle w:val="Heading3"/>
        <w:spacing w:before="281" w:beforeAutospacing="off" w:after="281" w:afterAutospacing="off"/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</w:t>
      </w:r>
      <w:r w:rsidRPr="6EF76003" w:rsidR="1A66DD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4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. Netzwerk- und TLS-Konnektivität</w:t>
      </w:r>
    </w:p>
    <w:p xmlns:wp14="http://schemas.microsoft.com/office/word/2010/wordml" w:rsidP="4E6138AA" wp14:paraId="4FE605A2" wp14:textId="73A316A7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Für den angegebenen Visibility-Host (-S1VisibilityHost):</w:t>
      </w:r>
    </w:p>
    <w:p xmlns:wp14="http://schemas.microsoft.com/office/word/2010/wordml" w:rsidP="4E6138AA" wp14:paraId="0F449D4A" wp14:textId="7F34506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DNS-Auflösung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(Resolve-DnsName)</w:t>
      </w:r>
    </w:p>
    <w:p xmlns:wp14="http://schemas.microsoft.com/office/word/2010/wordml" w:rsidP="4E6138AA" wp14:paraId="1B9BFE99" wp14:textId="0326806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TCP Port 443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(Test-NetConnection)</w:t>
      </w:r>
    </w:p>
    <w:p xmlns:wp14="http://schemas.microsoft.com/office/word/2010/wordml" w:rsidP="4E6138AA" wp14:paraId="081621B6" wp14:textId="2637C48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TLS-1.2-Test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(Invoke-WebRequest mit erzwungenem TLS 1.2)</w:t>
      </w:r>
    </w:p>
    <w:p xmlns:wp14="http://schemas.microsoft.com/office/word/2010/wordml" w:rsidP="4E6138AA" wp14:paraId="7B82CE32" wp14:textId="3CE19993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Das Skript unterscheidet:</w:t>
      </w:r>
    </w:p>
    <w:p xmlns:wp14="http://schemas.microsoft.com/office/word/2010/wordml" w:rsidP="4E6138AA" wp14:paraId="5576AAC2" wp14:textId="33C24A5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normale HTTP-Antworten (2xx–4xx)</w:t>
      </w:r>
    </w:p>
    <w:p xmlns:wp14="http://schemas.microsoft.com/office/word/2010/wordml" w:rsidP="4E6138AA" wp14:paraId="2478682E" wp14:textId="7F8A43B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HTTP 407 Proxy Authentication Required</w:t>
      </w:r>
    </w:p>
    <w:p xmlns:wp14="http://schemas.microsoft.com/office/word/2010/wordml" w:rsidP="4E6138AA" wp14:paraId="662AAD67" wp14:textId="43DF559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sonstige TLS/HTTP-Fehler</w:t>
      </w:r>
    </w:p>
    <w:p xmlns:wp14="http://schemas.microsoft.com/office/word/2010/wordml" w:rsidP="4E6138AA" wp14:paraId="7EE47A04" wp14:textId="0F10160C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Hinweis: DV-Gateways können nicht-Agent-Requests absichtlich ablehnen. Das Skript wertet diese nur dann als Fehler, wenn sie Proxy-Probleme anzeigen.</w:t>
      </w:r>
    </w:p>
    <w:p xmlns:wp14="http://schemas.microsoft.com/office/word/2010/wordml" w:rsidP="4E6138AA" wp14:paraId="62AB1AB6" wp14:textId="1B789F24">
      <w:pPr>
        <w:pStyle w:val="Heading3"/>
        <w:spacing w:before="281" w:beforeAutospacing="off" w:after="281" w:afterAutospacing="off"/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</w:t>
      </w:r>
      <w:r w:rsidRPr="6EF76003" w:rsidR="5DA8E7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. Proxy- und Firewall-Kontext</w:t>
      </w:r>
    </w:p>
    <w:p xmlns:wp14="http://schemas.microsoft.com/office/word/2010/wordml" w:rsidP="4E6138AA" wp14:paraId="39E59F40" wp14:textId="1E17B7E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WinHTTP-Proxy</w:t>
      </w:r>
    </w:p>
    <w:p xmlns:wp14="http://schemas.microsoft.com/office/word/2010/wordml" w:rsidP="4E6138AA" wp14:paraId="317C3DDB" wp14:textId="1ECC23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IE/System-Proxy im Benutzerkontext</w:t>
      </w:r>
    </w:p>
    <w:p xmlns:wp14="http://schemas.microsoft.com/office/word/2010/wordml" w:rsidP="4E6138AA" wp14:paraId="274DEE6A" wp14:textId="3603EB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Umgebungsvariablen: HTTP_PROXY, HTTPS_PROXY</w:t>
      </w:r>
    </w:p>
    <w:p xmlns:wp14="http://schemas.microsoft.com/office/word/2010/wordml" w:rsidP="4E6138AA" wp14:paraId="2E9D9969" wp14:textId="0D843E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Windows Firewall Status und SentinelOne-bezogene Regeln</w:t>
      </w:r>
    </w:p>
    <w:p xmlns:wp14="http://schemas.microsoft.com/office/word/2010/wordml" w:rsidP="4E6138AA" wp14:paraId="4F6FD248" wp14:textId="0803573F">
      <w:pPr>
        <w:pStyle w:val="Heading3"/>
        <w:spacing w:before="281" w:beforeAutospacing="off" w:after="281" w:afterAutospacing="off"/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</w:t>
      </w:r>
      <w:r w:rsidRPr="6EF76003" w:rsidR="4E02D1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6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. Agent-Logs und aktive Netzwerkverbindungen</w:t>
      </w:r>
    </w:p>
    <w:p xmlns:wp14="http://schemas.microsoft.com/office/word/2010/wordml" w:rsidP="4E6138AA" wp14:paraId="66D8763C" wp14:textId="35B134A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Prüft Log-Ordner:</w:t>
      </w:r>
    </w:p>
    <w:p xmlns:wp14="http://schemas.microsoft.com/office/word/2010/wordml" w:rsidP="4E6138AA" wp14:paraId="0A465252" wp14:textId="26661C7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C:\ProgramData\SentinelOne\Logs\Agent\SentinelAgent.log</w:t>
      </w:r>
    </w:p>
    <w:p xmlns:wp14="http://schemas.microsoft.com/office/word/2010/wordml" w:rsidP="4E6138AA" wp14:paraId="17752656" wp14:textId="58751C5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C:\Program Files\SentinelOne\Sentinel Agent\Logs\SentinelAgent.log</w:t>
      </w:r>
    </w:p>
    <w:p xmlns:wp14="http://schemas.microsoft.com/office/word/2010/wordml" w:rsidP="4E6138AA" wp14:paraId="60338922" wp14:textId="63CF4A5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Sammelt:</w:t>
      </w:r>
    </w:p>
    <w:p xmlns:wp14="http://schemas.microsoft.com/office/word/2010/wordml" w:rsidP="4E6138AA" wp14:paraId="09423545" wp14:textId="7866C84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Loggröße + letztes Änderungsdatum</w:t>
      </w:r>
    </w:p>
    <w:p xmlns:wp14="http://schemas.microsoft.com/office/word/2010/wordml" w:rsidP="4E6138AA" wp14:paraId="7909B3DB" wp14:textId="230BC0D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bis zu 10 aktuelle Zeilen mit ERROR / WARN / FAIL / „Deep Visibility“</w:t>
      </w:r>
    </w:p>
    <w:p xmlns:wp14="http://schemas.microsoft.com/office/word/2010/wordml" w:rsidP="4E6138AA" wp14:paraId="6775F700" wp14:textId="7DF31C2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Identifiziert aktive TCP-Verbindungen, besonders:</w:t>
      </w:r>
    </w:p>
    <w:p xmlns:wp14="http://schemas.microsoft.com/office/word/2010/wordml" w:rsidP="4E6138AA" wp14:paraId="60CA8F27" wp14:textId="625B9BD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Domains mit „sentinelone“</w:t>
      </w:r>
    </w:p>
    <w:p xmlns:wp14="http://schemas.microsoft.com/office/word/2010/wordml" w:rsidP="6EF76003" wp14:paraId="6C24F242" wp14:textId="24EAAD5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Remote Port 443</w:t>
      </w:r>
    </w:p>
    <w:p xmlns:wp14="http://schemas.microsoft.com/office/word/2010/wordml" w:rsidP="4E6138AA" wp14:paraId="36876AD8" wp14:textId="7E44B115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6. Interpretation der Ergebnisse</w:t>
      </w:r>
    </w:p>
    <w:p xmlns:wp14="http://schemas.microsoft.com/office/word/2010/wordml" w:rsidP="4E6138AA" wp14:paraId="3C11F736" wp14:textId="0D1E3E2A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Das JSON enthält ein Feld </w:t>
      </w: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DetectedIssues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, eine Liste verständlicher Meldungen mit drei Stufen:</w:t>
      </w:r>
    </w:p>
    <w:p xmlns:wp14="http://schemas.microsoft.com/office/word/2010/wordml" w:rsidP="4E6138AA" wp14:paraId="2F15A581" wp14:textId="26FEB85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CRITICAL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Funktionalität beeinträchtigt</w:t>
      </w:r>
    </w:p>
    <w:p xmlns:wp14="http://schemas.microsoft.com/office/word/2010/wordml" w:rsidP="4E6138AA" wp14:paraId="173FF59C" wp14:textId="627109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WARNING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mögliche Beeinträchtigungen</w:t>
      </w:r>
    </w:p>
    <w:p xmlns:wp14="http://schemas.microsoft.com/office/word/2010/wordml" w:rsidP="4E6138AA" wp14:paraId="50C44168" wp14:textId="2B69635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INFO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Hinweise, nicht unbedingt Probleme</w:t>
      </w:r>
    </w:p>
    <w:p xmlns:wp14="http://schemas.microsoft.com/office/word/2010/wordml" w:rsidP="4E6138AA" wp14:paraId="07BD33C2" wp14:textId="2606EF01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Exit-Codes:</w:t>
      </w:r>
    </w:p>
    <w:p xmlns:wp14="http://schemas.microsoft.com/office/word/2010/wordml" w:rsidP="4E6138AA" wp14:paraId="28F3FD4A" wp14:textId="6DF376F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0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keine kritischen/warnenden Probleme</w:t>
      </w:r>
    </w:p>
    <w:p xmlns:wp14="http://schemas.microsoft.com/office/word/2010/wordml" w:rsidP="4E6138AA" wp14:paraId="4310BB6B" wp14:textId="1E5DF5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1</w:t>
      </w: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mindestens ein CRITICAL</w:t>
      </w:r>
    </w:p>
    <w:p xmlns:wp14="http://schemas.microsoft.com/office/word/2010/wordml" w:rsidP="6EF76003" wp14:paraId="433C87C8" wp14:textId="035B13E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2</w:t>
      </w: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keine kritischen, aber mindestens ein WARNING</w:t>
      </w:r>
    </w:p>
    <w:p xmlns:wp14="http://schemas.microsoft.com/office/word/2010/wordml" w:rsidP="4E6138AA" wp14:paraId="54F07537" wp14:textId="4A721BC9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7. Häufige Befunde und empfohlene Maßnahmen</w:t>
      </w:r>
    </w:p>
    <w:p xmlns:wp14="http://schemas.microsoft.com/office/word/2010/wordml" w:rsidP="4E6138AA" wp14:paraId="58F9C844" wp14:textId="7A23F7FA">
      <w:pPr>
        <w:pStyle w:val="Heading3"/>
        <w:spacing w:before="281" w:beforeAutospacing="off" w:after="281" w:afterAutospacing="off"/>
      </w:pP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7.1. Agent</w:t>
      </w:r>
      <w:r w:rsidRPr="6EF76003" w:rsidR="0913FF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 xml:space="preserve"> s</w:t>
      </w:r>
      <w:r w:rsidRPr="6EF76003" w:rsidR="76E709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ervice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 xml:space="preserve"> </w:t>
      </w:r>
      <w:r w:rsidRPr="6EF76003" w:rsidR="0B8A28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not</w:t>
      </w:r>
      <w:r w:rsidRPr="6EF76003" w:rsidR="0B8A28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 xml:space="preserve"> </w:t>
      </w:r>
      <w:r w:rsidRPr="6EF76003" w:rsidR="0B8A28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running</w:t>
      </w:r>
      <w:ins w:author="Julian Gleißberg" w:date="2026-01-06T13:55:21.01Z" w:id="99734692">
        <w:r w:rsidRPr="6EF76003" w:rsidR="4C573FFC">
          <w:rPr>
            <w:rFonts w:ascii="Aptos" w:hAnsi="Aptos" w:eastAsia="Aptos" w:cs="Aptos"/>
            <w:b w:val="1"/>
            <w:bCs w:val="1"/>
            <w:noProof w:val="0"/>
            <w:sz w:val="28"/>
            <w:szCs w:val="28"/>
            <w:lang w:val="de-DE"/>
          </w:rPr>
          <w:t xml:space="preserve"> </w:t>
        </w:r>
      </w:ins>
      <w:r w:rsidRPr="6EF76003" w:rsidR="4FF0E2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(CRITICAL)</w:t>
      </w:r>
    </w:p>
    <w:p xmlns:wp14="http://schemas.microsoft.com/office/word/2010/wordml" w:rsidP="6EF76003" wp14:paraId="7BCBB32F" wp14:textId="4D31777C">
      <w:pPr>
        <w:pStyle w:val="Normal"/>
        <w:spacing w:after="120" w:afterAutospacing="off"/>
        <w:rPr>
          <w:b w:val="1"/>
          <w:bCs w:val="1"/>
          <w:noProof w:val="0"/>
          <w:lang w:val="de-DE"/>
        </w:rPr>
      </w:pPr>
      <w:r w:rsidRPr="6EF76003" w:rsidR="3A2CBC93">
        <w:rPr>
          <w:b w:val="1"/>
          <w:bCs w:val="1"/>
          <w:noProof w:val="0"/>
          <w:lang w:val="de-DE"/>
        </w:rPr>
        <w:t>Beispielantwort:</w:t>
      </w:r>
    </w:p>
    <w:p xmlns:wp14="http://schemas.microsoft.com/office/word/2010/wordml" w:rsidP="6EF76003" wp14:paraId="4787E8BF" wp14:textId="69584CA4">
      <w:pPr>
        <w:pStyle w:val="ListParagraph"/>
        <w:numPr>
          <w:ilvl w:val="0"/>
          <w:numId w:val="18"/>
        </w:numPr>
        <w:spacing w:before="120" w:after="120" w:line="33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CRITICAL: 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SentinelAgent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 is Stopped </w:t>
      </w:r>
    </w:p>
    <w:p xmlns:wp14="http://schemas.microsoft.com/office/word/2010/wordml" w:rsidP="6EF76003" wp14:paraId="42C4931B" wp14:textId="7CC8FFC2">
      <w:pPr>
        <w:pStyle w:val="ListParagraph"/>
        <w:numPr>
          <w:ilvl w:val="0"/>
          <w:numId w:val="18"/>
        </w:numPr>
        <w:spacing w:before="120" w:after="120" w:line="33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CRITICAL: 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SentinelAgent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 not found</w:t>
      </w:r>
    </w:p>
    <w:p xmlns:wp14="http://schemas.microsoft.com/office/word/2010/wordml" w:rsidP="6EF76003" wp14:paraId="64E5735F" wp14:textId="2E0AB03F">
      <w:pPr>
        <w:pStyle w:val="Normal"/>
        <w:rPr>
          <w:b w:val="1"/>
          <w:bCs w:val="1"/>
          <w:noProof w:val="0"/>
          <w:lang w:val="de-DE"/>
        </w:rPr>
      </w:pPr>
      <w:r w:rsidRPr="6EF76003" w:rsidR="3A2CBC93">
        <w:rPr>
          <w:b w:val="1"/>
          <w:bCs w:val="1"/>
          <w:noProof w:val="0"/>
          <w:lang w:val="de-DE"/>
        </w:rPr>
        <w:t>Was das bedeutet:</w:t>
      </w:r>
    </w:p>
    <w:p xmlns:wp14="http://schemas.microsoft.com/office/word/2010/wordml" w:rsidP="6EF76003" wp14:paraId="585A2C1C" wp14:textId="28BA6058">
      <w:pPr>
        <w:pStyle w:val="ListParagraph"/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Der 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SentinelOne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Windows </w:t>
      </w:r>
      <w:r w:rsidRPr="6EF76003" w:rsidR="120EA8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Service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läuft nicht oder fehlt.</w:t>
      </w:r>
    </w:p>
    <w:p xmlns:wp14="http://schemas.microsoft.com/office/word/2010/wordml" w:rsidP="6EF76003" wp14:paraId="65A61FD1" wp14:textId="5B316BB2">
      <w:pPr>
        <w:pStyle w:val="ListParagraph"/>
        <w:numPr>
          <w:ilvl w:val="0"/>
          <w:numId w:val="19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Deep 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Visibility</w:t>
      </w:r>
      <w:r w:rsidRPr="6EF76003" w:rsidR="3A2CBC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funktioniert nicht auf diesem Endpunkt.</w:t>
      </w:r>
    </w:p>
    <w:p xmlns:wp14="http://schemas.microsoft.com/office/word/2010/wordml" w:rsidP="6EF76003" wp14:paraId="546576F4" wp14:textId="7EA08F6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6EF76003" w:rsidR="3D157B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Was Sie machen können:</w:t>
      </w:r>
    </w:p>
    <w:p xmlns:wp14="http://schemas.microsoft.com/office/word/2010/wordml" w:rsidP="6EF76003" wp14:paraId="380A3D20" wp14:textId="4C333E57">
      <w:pPr>
        <w:pStyle w:val="ListParagraph"/>
        <w:numPr>
          <w:ilvl w:val="0"/>
          <w:numId w:val="20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e-DE"/>
        </w:rPr>
      </w:pPr>
      <w:r w:rsidRPr="6EF76003" w:rsidR="3D3C48D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e-DE"/>
        </w:rPr>
        <w:t>Überprüfen Sie die Windows-Ereignisprotokolle (</w:t>
      </w:r>
      <w:r w:rsidRPr="6EF76003" w:rsidR="3D3C48D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e-DE"/>
        </w:rPr>
        <w:t>Application</w:t>
      </w:r>
      <w:r w:rsidRPr="6EF76003" w:rsidR="3D3C48D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e-DE"/>
        </w:rPr>
        <w:t xml:space="preserve"> und System) auf dienstbezogene Fehler</w:t>
      </w:r>
      <w:r w:rsidRPr="6EF76003" w:rsidR="297E409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de-DE"/>
        </w:rPr>
        <w:t>.</w:t>
      </w:r>
    </w:p>
    <w:p xmlns:wp14="http://schemas.microsoft.com/office/word/2010/wordml" w:rsidP="4E6138AA" wp14:paraId="5C6D524C" wp14:textId="226634E8">
      <w:pPr>
        <w:pStyle w:val="ListParagraph"/>
        <w:numPr>
          <w:ilvl w:val="0"/>
          <w:numId w:val="20"/>
        </w:numPr>
        <w:rPr>
          <w:noProof w:val="0"/>
          <w:lang w:val="de-DE"/>
        </w:rPr>
      </w:pPr>
      <w:r w:rsidRPr="4E6138AA" w:rsidR="61889265">
        <w:rPr>
          <w:noProof w:val="0"/>
          <w:lang w:val="de-DE"/>
        </w:rPr>
        <w:t xml:space="preserve">Prüfen Sie, ob der </w:t>
      </w:r>
      <w:r w:rsidRPr="4E6138AA" w:rsidR="61889265">
        <w:rPr>
          <w:noProof w:val="0"/>
          <w:lang w:val="de-DE"/>
        </w:rPr>
        <w:t>SentinelOne</w:t>
      </w:r>
      <w:r w:rsidRPr="4E6138AA" w:rsidR="61889265">
        <w:rPr>
          <w:noProof w:val="0"/>
          <w:lang w:val="de-DE"/>
        </w:rPr>
        <w:t>-Agent korrekt installiert ist.</w:t>
      </w:r>
    </w:p>
    <w:p xmlns:wp14="http://schemas.microsoft.com/office/word/2010/wordml" w:rsidP="4E6138AA" wp14:paraId="39034E7A" wp14:textId="34FB27A7">
      <w:pPr>
        <w:pStyle w:val="ListParagraph"/>
        <w:numPr>
          <w:ilvl w:val="0"/>
          <w:numId w:val="20"/>
        </w:numPr>
        <w:rPr>
          <w:b w:val="1"/>
          <w:bCs w:val="1"/>
          <w:noProof w:val="0"/>
          <w:lang w:val="de-DE"/>
        </w:rPr>
      </w:pPr>
      <w:r w:rsidRPr="4E6138AA" w:rsidR="61889265">
        <w:rPr>
          <w:noProof w:val="0"/>
          <w:lang w:val="de-DE"/>
        </w:rPr>
        <w:t xml:space="preserve">Versuchen Sie, den Dienst neu zu starten: </w:t>
      </w:r>
      <w:r w:rsidRPr="4E6138AA" w:rsidR="61889265">
        <w:rPr>
          <w:b w:val="1"/>
          <w:bCs w:val="1"/>
          <w:noProof w:val="0"/>
          <w:lang w:val="de-DE"/>
        </w:rPr>
        <w:t>Restart-Service SentinelAgent</w:t>
      </w:r>
    </w:p>
    <w:p xmlns:wp14="http://schemas.microsoft.com/office/word/2010/wordml" w:rsidP="4E6138AA" wp14:paraId="1710AC8B" wp14:textId="3A7CEA21">
      <w:pPr>
        <w:pStyle w:val="ListParagraph"/>
        <w:numPr>
          <w:ilvl w:val="0"/>
          <w:numId w:val="20"/>
        </w:numPr>
        <w:rPr>
          <w:b w:val="0"/>
          <w:bCs w:val="0"/>
          <w:noProof w:val="0"/>
          <w:lang w:val="de-DE"/>
        </w:rPr>
      </w:pPr>
      <w:r w:rsidRPr="4E6138AA" w:rsidR="61889265">
        <w:rPr>
          <w:noProof w:val="0"/>
          <w:lang w:val="de-DE"/>
        </w:rPr>
        <w:t xml:space="preserve">Wenn der Dienst </w:t>
      </w:r>
      <w:bookmarkStart w:name="_Int_L77e0qG9" w:id="1226543478"/>
      <w:r w:rsidRPr="4E6138AA" w:rsidR="61889265">
        <w:rPr>
          <w:noProof w:val="0"/>
          <w:lang w:val="de-DE"/>
        </w:rPr>
        <w:t>wiederholt</w:t>
      </w:r>
      <w:bookmarkEnd w:id="1226543478"/>
      <w:r w:rsidRPr="4E6138AA" w:rsidR="61889265">
        <w:rPr>
          <w:noProof w:val="0"/>
          <w:lang w:val="de-DE"/>
        </w:rPr>
        <w:t xml:space="preserve"> nicht startet, sollte Ihre interne IT oder </w:t>
      </w:r>
      <w:r w:rsidRPr="4E6138AA" w:rsidR="61889265">
        <w:rPr>
          <w:noProof w:val="0"/>
          <w:lang w:val="de-DE"/>
        </w:rPr>
        <w:t>SentinelOne</w:t>
      </w:r>
      <w:r w:rsidRPr="4E6138AA" w:rsidR="61889265">
        <w:rPr>
          <w:noProof w:val="0"/>
          <w:lang w:val="de-DE"/>
        </w:rPr>
        <w:t>/</w:t>
      </w:r>
      <w:r w:rsidRPr="4E6138AA" w:rsidR="61889265">
        <w:rPr>
          <w:noProof w:val="0"/>
          <w:lang w:val="de-DE"/>
        </w:rPr>
        <w:t>QGroup</w:t>
      </w:r>
      <w:r w:rsidRPr="4E6138AA" w:rsidR="61889265">
        <w:rPr>
          <w:noProof w:val="0"/>
          <w:lang w:val="de-DE"/>
        </w:rPr>
        <w:t>-Support eingebunden werden.</w:t>
      </w:r>
    </w:p>
    <w:p xmlns:wp14="http://schemas.microsoft.com/office/word/2010/wordml" w:rsidP="6EF76003" wp14:paraId="4E2345DE" wp14:textId="3E221DF9">
      <w:pPr>
        <w:pStyle w:val="Heading3"/>
        <w:rPr>
          <w:b w:val="1"/>
          <w:bCs w:val="1"/>
          <w:noProof w:val="0"/>
          <w:lang w:val="de-DE"/>
        </w:rPr>
        <w:pPrChange w:author="Julian Gleißberg" w:date="2026-01-06T13:56:13.663Z">
          <w:pPr>
            <w:pStyle w:val="Heading2"/>
            <w:spacing w:before="299" w:beforeAutospacing="off" w:after="299" w:afterAutospacing="off"/>
          </w:pPr>
        </w:pPrChange>
      </w:pPr>
      <w:r w:rsidRPr="6EF76003" w:rsidR="46E77F8F">
        <w:rPr>
          <w:b w:val="1"/>
          <w:bCs w:val="1"/>
          <w:noProof w:val="0"/>
          <w:lang w:val="de-DE"/>
        </w:rPr>
        <w:t xml:space="preserve">7.2. DNS-resolution </w:t>
      </w:r>
      <w:r w:rsidRPr="6EF76003" w:rsidR="46E77F8F">
        <w:rPr>
          <w:b w:val="1"/>
          <w:bCs w:val="1"/>
          <w:noProof w:val="0"/>
          <w:lang w:val="de-DE"/>
        </w:rPr>
        <w:t>failed</w:t>
      </w:r>
      <w:r w:rsidRPr="6EF76003" w:rsidR="46E77F8F">
        <w:rPr>
          <w:b w:val="1"/>
          <w:bCs w:val="1"/>
          <w:noProof w:val="0"/>
          <w:lang w:val="de-DE"/>
        </w:rPr>
        <w:t xml:space="preserve"> (CRITICAL)</w:t>
      </w:r>
    </w:p>
    <w:p xmlns:wp14="http://schemas.microsoft.com/office/word/2010/wordml" w:rsidP="4E6138AA" wp14:paraId="7ADDDC85" wp14:textId="50EE55BA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CRITICAL: Cannot resolve ioc-gw-prod-eu-1b.sentinelone.net</w:t>
      </w:r>
    </w:p>
    <w:p xmlns:wp14="http://schemas.microsoft.com/office/word/2010/wordml" w:rsidP="4E6138AA" wp14:paraId="2DDB9B9F" wp14:textId="0C6BD878">
      <w:pPr>
        <w:spacing w:before="240" w:beforeAutospacing="off" w:after="240" w:afterAutospacing="off"/>
        <w:rPr>
          <w:ins w:author="Julian Gleißberg" w:date="2026-01-06T13:56:42.061Z" w16du:dateUtc="2026-01-06T13:56:42.061Z" w:id="1223223163"/>
        </w:rPr>
      </w:pPr>
      <w:r w:rsidRPr="6EF76003" w:rsidR="46E77F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</w:t>
      </w:r>
      <w:r w:rsidRPr="6EF76003" w:rsidR="46E77F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6EF76003" w:rsidR="46E77F8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Endpunkt kann den DV-Gateway-Hostnamen nicht per DNS auflösen.</w:t>
      </w:r>
    </w:p>
    <w:p xmlns:wp14="http://schemas.microsoft.com/office/word/2010/wordml" w:rsidP="6EF76003" wp14:paraId="3B6A9640" wp14:textId="6358A646">
      <w:pPr>
        <w:pStyle w:val="Normal"/>
        <w:spacing w:before="240" w:beforeAutospacing="off" w:after="240" w:afterAutospacing="off"/>
      </w:pPr>
      <w:r w:rsidRPr="6EF76003" w:rsidR="46E77F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6EF76003" w:rsidR="46E77F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4E16E58E" wp14:textId="02DBDE7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DNS-Serverkonfiguration des Endpunkts prüfen.</w:t>
      </w:r>
    </w:p>
    <w:p xmlns:wp14="http://schemas.microsoft.com/office/word/2010/wordml" w:rsidP="4E6138AA" wp14:paraId="414A9FB9" wp14:textId="6D92D33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Sicherstellen, dass es keine internen DNS-Overrides oder blockierten Zonen für *.sentinelone.net gibt.</w:t>
      </w:r>
    </w:p>
    <w:p xmlns:wp14="http://schemas.microsoft.com/office/word/2010/wordml" w:rsidP="4E6138AA" wp14:paraId="1A84D776" wp14:textId="4A169B0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Testen, ob der Endpunkt andere externe Hosts auflösen kann (z. B. </w:t>
      </w:r>
      <w:hyperlink r:id="R6b01e957d33c404b">
        <w:r w:rsidRPr="4E6138AA" w:rsidR="1A012BF1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www.microsoft.com</w:t>
        </w:r>
      </w:hyperlink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).</w:t>
      </w:r>
    </w:p>
    <w:p xmlns:wp14="http://schemas.microsoft.com/office/word/2010/wordml" wp14:paraId="7497FAC6" wp14:textId="312BFE1F"/>
    <w:p xmlns:wp14="http://schemas.microsoft.com/office/word/2010/wordml" w:rsidP="6EF76003" wp14:paraId="7DDD01A2" wp14:textId="7A8A4233">
      <w:pPr>
        <w:pStyle w:val="Heading3"/>
        <w:rPr>
          <w:b w:val="1"/>
          <w:bCs w:val="1"/>
          <w:noProof w:val="0"/>
          <w:lang w:val="de-DE"/>
        </w:rPr>
      </w:pPr>
      <w:r w:rsidRPr="6EF76003" w:rsidR="46E77F8F">
        <w:rPr>
          <w:b w:val="1"/>
          <w:bCs w:val="1"/>
          <w:noProof w:val="0"/>
          <w:lang w:val="de-DE"/>
        </w:rPr>
        <w:t>7.3. TCP-Port 443 block</w:t>
      </w:r>
      <w:r w:rsidRPr="6EF76003" w:rsidR="77513B0D">
        <w:rPr>
          <w:b w:val="1"/>
          <w:bCs w:val="1"/>
          <w:noProof w:val="0"/>
          <w:lang w:val="de-DE"/>
        </w:rPr>
        <w:t>ed</w:t>
      </w:r>
      <w:r w:rsidRPr="6EF76003" w:rsidR="46E77F8F">
        <w:rPr>
          <w:b w:val="1"/>
          <w:bCs w:val="1"/>
          <w:noProof w:val="0"/>
          <w:lang w:val="de-DE"/>
        </w:rPr>
        <w:t xml:space="preserve"> (CRITICAL)</w:t>
      </w:r>
    </w:p>
    <w:p xmlns:wp14="http://schemas.microsoft.com/office/word/2010/wordml" w:rsidP="4E6138AA" wp14:paraId="71B86858" wp14:textId="4C3E7433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CRITICAL: Cannot reach ioc-gw-prod-eu-1b.sentinelone.net on port 443</w:t>
      </w:r>
    </w:p>
    <w:p xmlns:wp14="http://schemas.microsoft.com/office/word/2010/wordml" w:rsidP="6EF76003" wp14:paraId="5D1CCC00" wp14:textId="467A5C1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6EF76003" w:rsidR="46E77F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bedeutet:</w:t>
      </w:r>
      <w:r>
        <w:br/>
      </w:r>
      <w:r w:rsidRPr="6EF76003" w:rsidR="46E77F8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Endpunkt kann keine ausgehende HTTPS-Verbindung zum DV-Gateway herstellen.</w:t>
      </w:r>
    </w:p>
    <w:p xmlns:wp14="http://schemas.microsoft.com/office/word/2010/wordml" w:rsidP="6EF76003" wp14:paraId="6CF72E8A" wp14:textId="1748FA40">
      <w:pPr>
        <w:spacing w:before="12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6EF76003" w:rsidR="46E77F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können:</w:t>
      </w:r>
    </w:p>
    <w:p xmlns:wp14="http://schemas.microsoft.com/office/word/2010/wordml" w:rsidP="4E6138AA" wp14:paraId="2AA6D7F4" wp14:textId="7FD794C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Windows-Firewallregeln auf dem Endpunkt prüfen.</w:t>
      </w:r>
    </w:p>
    <w:p xmlns:wp14="http://schemas.microsoft.com/office/word/2010/wordml" w:rsidP="4E6138AA" wp14:paraId="050D6F2B" wp14:textId="0CAC19D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Unternehmens-Firewall/Proxy-Regeln prüfen, ob ausgehendes HTTPS zum DV-Gateway erlaubt ist.</w:t>
      </w:r>
    </w:p>
    <w:p xmlns:wp14="http://schemas.microsoft.com/office/word/2010/wordml" w:rsidP="4E6138AA" wp14:paraId="622C0BEE" wp14:textId="4B72A02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Sicherstellen, dass keine Sicherheitslösung (NAC, NIPS usw.) den Traffic blockiert oder verwirft.</w:t>
      </w:r>
    </w:p>
    <w:p xmlns:wp14="http://schemas.microsoft.com/office/word/2010/wordml" wp14:paraId="2B219F33" wp14:textId="25983A8C"/>
    <w:p xmlns:wp14="http://schemas.microsoft.com/office/word/2010/wordml" w:rsidP="6EF76003" wp14:paraId="0517FC32" wp14:textId="52147953">
      <w:pPr>
        <w:pStyle w:val="Heading3"/>
        <w:rPr>
          <w:b w:val="1"/>
          <w:bCs w:val="1"/>
          <w:noProof w:val="0"/>
          <w:lang w:val="en-US"/>
        </w:rPr>
      </w:pPr>
      <w:r w:rsidRPr="6EF76003" w:rsidR="46E77F8F">
        <w:rPr>
          <w:b w:val="1"/>
          <w:bCs w:val="1"/>
          <w:noProof w:val="0"/>
          <w:lang w:val="en-US"/>
        </w:rPr>
        <w:t>7.4. Proxy</w:t>
      </w:r>
      <w:r w:rsidRPr="6EF76003" w:rsidR="489AB7A7">
        <w:rPr>
          <w:b w:val="1"/>
          <w:bCs w:val="1"/>
          <w:noProof w:val="0"/>
          <w:lang w:val="en-US"/>
        </w:rPr>
        <w:t xml:space="preserve"> authentication</w:t>
      </w:r>
      <w:r w:rsidRPr="6EF76003" w:rsidR="46E77F8F">
        <w:rPr>
          <w:b w:val="1"/>
          <w:bCs w:val="1"/>
          <w:noProof w:val="0"/>
          <w:lang w:val="en-US"/>
        </w:rPr>
        <w:t xml:space="preserve"> </w:t>
      </w:r>
      <w:r w:rsidRPr="6EF76003" w:rsidR="09727BB7">
        <w:rPr>
          <w:b w:val="1"/>
          <w:bCs w:val="1"/>
          <w:noProof w:val="0"/>
          <w:lang w:val="en-US"/>
        </w:rPr>
        <w:t>required</w:t>
      </w:r>
      <w:r w:rsidRPr="6EF76003" w:rsidR="46E77F8F">
        <w:rPr>
          <w:b w:val="1"/>
          <w:bCs w:val="1"/>
          <w:noProof w:val="0"/>
          <w:lang w:val="en-US"/>
        </w:rPr>
        <w:t xml:space="preserve"> – HTTP 407 (CRITICAL)</w:t>
      </w:r>
    </w:p>
    <w:p xmlns:wp14="http://schemas.microsoft.com/office/word/2010/wordml" w:rsidP="4E6138AA" wp14:paraId="13EBAE14" wp14:textId="708FF765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CRITICAL: HTTP 407 Proxy Authentication Required for </w:t>
      </w:r>
      <w:hyperlink r:id="R1e52c338616448fb">
        <w:r w:rsidRPr="4E6138AA" w:rsidR="1A012BF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https://…</w:t>
        </w:r>
      </w:hyperlink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proxy prevents Deep Visibility connectivity.</w:t>
      </w:r>
    </w:p>
    <w:p xmlns:wp14="http://schemas.microsoft.com/office/word/2010/wordml" w:rsidP="4E6138AA" wp14:paraId="760C2C3F" wp14:textId="1E1E09D4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 Proxy fängt den Traffic zum DV-Gateway ab und verlangt Authentifizierung, die der Agent nicht liefern kann.</w:t>
      </w:r>
    </w:p>
    <w:p xmlns:wp14="http://schemas.microsoft.com/office/word/2010/wordml" w:rsidP="4E6138AA" wp14:paraId="5320674E" wp14:textId="2C44C958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</w:t>
      </w:r>
      <w:r w:rsidRPr="4E6138AA" w:rsidR="11FBF1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7052EF69" wp14:textId="1E6D05D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Mit dem Netzwerk-/Proxy-Team klären:</w:t>
      </w:r>
    </w:p>
    <w:p xmlns:wp14="http://schemas.microsoft.com/office/word/2010/wordml" w:rsidP="4E6138AA" wp14:paraId="50F7F6B5" wp14:textId="75C4D44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Ausnahme für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SentinelOne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-DV-Traffic definieren</w:t>
      </w:r>
    </w:p>
    <w:p xmlns:wp14="http://schemas.microsoft.com/office/word/2010/wordml" w:rsidP="4E6138AA" wp14:paraId="6E443B8D" wp14:textId="10090A87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46E77F8F">
        <w:rPr>
          <w:rFonts w:ascii="Aptos" w:hAnsi="Aptos" w:eastAsia="Aptos" w:cs="Aptos"/>
          <w:noProof w:val="0"/>
          <w:sz w:val="24"/>
          <w:szCs w:val="24"/>
          <w:lang w:val="de-DE"/>
        </w:rPr>
        <w:t>dem Agent Proxy-Zugang ermöglichen, falls technisch möglich</w:t>
      </w:r>
    </w:p>
    <w:p xmlns:wp14="http://schemas.microsoft.com/office/word/2010/wordml" w:rsidP="4E6138AA" wp14:paraId="2DB31864" wp14:textId="53BB261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Sicherstellen, dass der DV-Gateway-Host sowie erforderliche SentinelOne-Domains ungehindert durchgelassen werden.</w:t>
      </w:r>
    </w:p>
    <w:p xmlns:wp14="http://schemas.microsoft.com/office/word/2010/wordml" wp14:paraId="63CB3AA3" wp14:textId="32B8A006"/>
    <w:p xmlns:wp14="http://schemas.microsoft.com/office/word/2010/wordml" w:rsidP="6EF76003" wp14:paraId="4BB23F4B" wp14:textId="422983DB">
      <w:pPr>
        <w:pStyle w:val="Heading3"/>
        <w:rPr>
          <w:b w:val="1"/>
          <w:bCs w:val="1"/>
          <w:noProof w:val="0"/>
          <w:lang w:val="de-DE"/>
        </w:rPr>
      </w:pPr>
      <w:r w:rsidRPr="6EF76003" w:rsidR="46E77F8F">
        <w:rPr>
          <w:b w:val="1"/>
          <w:bCs w:val="1"/>
          <w:noProof w:val="0"/>
          <w:lang w:val="de-DE"/>
        </w:rPr>
        <w:t>7.5. Agent</w:t>
      </w:r>
      <w:r w:rsidRPr="6EF76003" w:rsidR="392B5AA1">
        <w:rPr>
          <w:b w:val="1"/>
          <w:bCs w:val="1"/>
          <w:noProof w:val="0"/>
          <w:lang w:val="de-DE"/>
        </w:rPr>
        <w:t xml:space="preserve"> </w:t>
      </w:r>
      <w:r w:rsidRPr="6EF76003" w:rsidR="392B5AA1">
        <w:rPr>
          <w:b w:val="1"/>
          <w:bCs w:val="1"/>
          <w:noProof w:val="0"/>
          <w:lang w:val="de-DE"/>
        </w:rPr>
        <w:t>processes</w:t>
      </w:r>
      <w:r w:rsidRPr="6EF76003" w:rsidR="392B5AA1">
        <w:rPr>
          <w:b w:val="1"/>
          <w:bCs w:val="1"/>
          <w:noProof w:val="0"/>
          <w:lang w:val="de-DE"/>
        </w:rPr>
        <w:t xml:space="preserve"> not running</w:t>
      </w:r>
      <w:r w:rsidRPr="6EF76003" w:rsidR="46E77F8F">
        <w:rPr>
          <w:b w:val="1"/>
          <w:bCs w:val="1"/>
          <w:noProof w:val="0"/>
          <w:lang w:val="de-DE"/>
        </w:rPr>
        <w:t xml:space="preserve"> (WARNING)</w:t>
      </w:r>
    </w:p>
    <w:p xmlns:wp14="http://schemas.microsoft.com/office/word/2010/wordml" w:rsidP="4E6138AA" wp14:paraId="1E053E00" wp14:textId="56EE177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6138AA" w:rsidR="68C83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WARNIN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>G: SentinelAg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en-US"/>
        </w:rPr>
        <w:t>ent process not running</w:t>
      </w:r>
    </w:p>
    <w:p xmlns:wp14="http://schemas.microsoft.com/office/word/2010/wordml" w:rsidP="4E6138AA" wp14:paraId="2EF1F1C1" wp14:textId="37548D65">
      <w:pPr>
        <w:spacing w:before="240" w:beforeAutospacing="off" w:after="240" w:afterAutospacing="off"/>
      </w:pP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</w:t>
      </w:r>
      <w:r w:rsidRPr="4E6138AA" w:rsidR="477805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 oder mehrere notwendige Agent-Prozesse laufen nicht.</w:t>
      </w:r>
    </w:p>
    <w:p xmlns:wp14="http://schemas.microsoft.com/office/word/2010/wordml" w:rsidP="4E6138AA" wp14:paraId="523004C6" wp14:textId="193BD79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3C1C17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5362E483" wp14:textId="3AE21A7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Ereignisprotokolle sowie Agent-Logs auf Fehler prüfen.</w:t>
      </w:r>
    </w:p>
    <w:p xmlns:wp14="http://schemas.microsoft.com/office/word/2010/wordml" w:rsidP="4E6138AA" wp14:paraId="39FB7AE9" wp14:textId="411C7ED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SentinelAgent-Dienst neu starten.</w:t>
      </w:r>
    </w:p>
    <w:p xmlns:wp14="http://schemas.microsoft.com/office/word/2010/wordml" w:rsidP="4E6138AA" wp14:paraId="35197512" wp14:textId="0D28F3F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EF76003" w:rsidR="46E77F8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Wenn das Problem bleibt: Neuinstallation oder Upgrade </w:t>
      </w:r>
      <w:r w:rsidRPr="6EF76003" w:rsidR="46E77F8F">
        <w:rPr>
          <w:rFonts w:ascii="Aptos" w:hAnsi="Aptos" w:eastAsia="Aptos" w:cs="Aptos"/>
          <w:noProof w:val="0"/>
          <w:sz w:val="24"/>
          <w:szCs w:val="24"/>
          <w:lang w:val="de-DE"/>
        </w:rPr>
        <w:t>des Agent</w:t>
      </w:r>
      <w:r w:rsidRPr="6EF76003" w:rsidR="5E6507AC">
        <w:rPr>
          <w:rFonts w:ascii="Aptos" w:hAnsi="Aptos" w:eastAsia="Aptos" w:cs="Aptos"/>
          <w:noProof w:val="0"/>
          <w:sz w:val="24"/>
          <w:szCs w:val="24"/>
          <w:lang w:val="de-DE"/>
        </w:rPr>
        <w:t>s</w:t>
      </w:r>
      <w:r w:rsidRPr="6EF76003" w:rsidR="46E77F8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 Betracht ziehen.</w:t>
      </w:r>
    </w:p>
    <w:p xmlns:wp14="http://schemas.microsoft.com/office/word/2010/wordml" wp14:paraId="03A0C22C" wp14:textId="550D01DF"/>
    <w:p xmlns:wp14="http://schemas.microsoft.com/office/word/2010/wordml" w:rsidP="6EF76003" wp14:paraId="1C70DB2D" wp14:textId="494AAC35">
      <w:pPr>
        <w:pStyle w:val="Heading3"/>
        <w:rPr>
          <w:b w:val="1"/>
          <w:bCs w:val="1"/>
          <w:noProof w:val="0"/>
          <w:lang w:val="de-DE"/>
        </w:rPr>
      </w:pPr>
      <w:r w:rsidRPr="6EF76003" w:rsidR="46E77F8F">
        <w:rPr>
          <w:b w:val="1"/>
          <w:bCs w:val="1"/>
          <w:noProof w:val="0"/>
          <w:lang w:val="de-DE"/>
        </w:rPr>
        <w:t>7.6. Net</w:t>
      </w:r>
      <w:r w:rsidRPr="6EF76003" w:rsidR="3CCBFA1E">
        <w:rPr>
          <w:b w:val="1"/>
          <w:bCs w:val="1"/>
          <w:noProof w:val="0"/>
          <w:lang w:val="de-DE"/>
        </w:rPr>
        <w:t xml:space="preserve">work </w:t>
      </w:r>
      <w:r w:rsidRPr="6EF76003" w:rsidR="3CCBFA1E">
        <w:rPr>
          <w:b w:val="1"/>
          <w:bCs w:val="1"/>
          <w:noProof w:val="0"/>
          <w:lang w:val="de-DE"/>
        </w:rPr>
        <w:t>quarantine</w:t>
      </w:r>
      <w:r w:rsidRPr="6EF76003" w:rsidR="3CCBFA1E">
        <w:rPr>
          <w:b w:val="1"/>
          <w:bCs w:val="1"/>
          <w:noProof w:val="0"/>
          <w:lang w:val="de-DE"/>
        </w:rPr>
        <w:t xml:space="preserve"> enabled</w:t>
      </w:r>
      <w:r w:rsidRPr="6EF76003" w:rsidR="46E77F8F">
        <w:rPr>
          <w:b w:val="1"/>
          <w:bCs w:val="1"/>
          <w:noProof w:val="0"/>
          <w:lang w:val="de-DE"/>
        </w:rPr>
        <w:t xml:space="preserve"> (WARNING)</w:t>
      </w:r>
    </w:p>
    <w:p xmlns:wp14="http://schemas.microsoft.com/office/word/2010/wordml" w:rsidP="4E6138AA" wp14:paraId="3DDD5B2B" wp14:textId="65B1A85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55FFF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WARNING: Agent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is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 network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quarantine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mode</w:t>
      </w:r>
    </w:p>
    <w:p xmlns:wp14="http://schemas.microsoft.com/office/word/2010/wordml" w:rsidP="4E6138AA" wp14:paraId="0C695378" wp14:textId="707D8CE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26994A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Endpunkt befindet sich in einer durch Richtlinie aktivierten Netzwerkquarantäne, wodurch DV blockiert sein kann.</w:t>
      </w:r>
    </w:p>
    <w:p xmlns:wp14="http://schemas.microsoft.com/office/word/2010/wordml" w:rsidP="4E6138AA" wp14:paraId="04FA9007" wp14:textId="0EFC69B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1B46B1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0BC65829" wp14:textId="57187F8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Endpoint-Status und angewendete Policy in der SentinelOne-Konsole prüfen.</w:t>
      </w:r>
    </w:p>
    <w:p xmlns:wp14="http://schemas.microsoft.com/office/word/2010/wordml" w:rsidP="4E6138AA" wp14:paraId="73A50C65" wp14:textId="5668B8B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Falls Quarantäne nicht beabsichtigt ist, Policy anpassen und Endpoint wieder freigeben.</w:t>
      </w:r>
    </w:p>
    <w:p xmlns:wp14="http://schemas.microsoft.com/office/word/2010/wordml" wp14:paraId="0590558D" wp14:textId="440A8730"/>
    <w:p xmlns:wp14="http://schemas.microsoft.com/office/word/2010/wordml" w:rsidP="6EF76003" wp14:paraId="4D0CDB1C" wp14:textId="7B22A351">
      <w:pPr>
        <w:pStyle w:val="Heading3"/>
        <w:rPr>
          <w:b w:val="1"/>
          <w:bCs w:val="1"/>
          <w:noProof w:val="0"/>
          <w:lang w:val="de-DE"/>
        </w:rPr>
      </w:pPr>
      <w:r w:rsidRPr="6EF76003" w:rsidR="46E77F8F">
        <w:rPr>
          <w:b w:val="1"/>
          <w:bCs w:val="1"/>
          <w:noProof w:val="0"/>
          <w:lang w:val="de-DE"/>
        </w:rPr>
        <w:t>7.7. TLS</w:t>
      </w:r>
      <w:r w:rsidRPr="6EF76003" w:rsidR="3EE4A06F">
        <w:rPr>
          <w:b w:val="1"/>
          <w:bCs w:val="1"/>
          <w:noProof w:val="0"/>
          <w:lang w:val="de-DE"/>
        </w:rPr>
        <w:t xml:space="preserve"> test failed</w:t>
      </w:r>
      <w:r w:rsidRPr="6EF76003" w:rsidR="46E77F8F">
        <w:rPr>
          <w:b w:val="1"/>
          <w:bCs w:val="1"/>
          <w:noProof w:val="0"/>
          <w:lang w:val="de-DE"/>
        </w:rPr>
        <w:t xml:space="preserve"> (INFO)</w:t>
      </w:r>
    </w:p>
    <w:p xmlns:wp14="http://schemas.microsoft.com/office/word/2010/wordml" w:rsidP="4E6138AA" wp14:paraId="66D78562" wp14:textId="4339901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6138AA" w:rsidR="05A028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INFO: TLS 1.2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test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failed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–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this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may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be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normal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for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Deep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Visibility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endpoints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that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reject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non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agent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requests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4E6138AA" wp14:paraId="10B611B3" wp14:textId="0403104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5EAC35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synthetische TLS-Test scheiterte, was bei DV-Endpunkten normal sein kann, da diese Nicht-Agent-Anfragen ablehnen.</w:t>
      </w:r>
    </w:p>
    <w:p xmlns:wp14="http://schemas.microsoft.com/office/word/2010/wordml" w:rsidP="4E6138AA" wp14:paraId="198C17B7" wp14:textId="076391B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69D82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4E11AF57" wp14:textId="20E449A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Dies als rein informativ betrachten, sofern DNS und Port 443 funktionieren.</w:t>
      </w:r>
    </w:p>
    <w:p xmlns:wp14="http://schemas.microsoft.com/office/word/2010/wordml" w:rsidP="4E6138AA" wp14:paraId="75C25D94" wp14:textId="6E4404D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Den Fokus auf DNS, Port 443, Proxy und Agent-Gesundheit legen.</w:t>
      </w:r>
    </w:p>
    <w:p xmlns:wp14="http://schemas.microsoft.com/office/word/2010/wordml" wp14:paraId="2690E2C2" wp14:textId="03055098"/>
    <w:p xmlns:wp14="http://schemas.microsoft.com/office/word/2010/wordml" w:rsidP="6EF76003" wp14:paraId="62BF242B" wp14:textId="2857FCF4">
      <w:pPr>
        <w:pStyle w:val="Heading3"/>
        <w:rPr>
          <w:b w:val="1"/>
          <w:bCs w:val="1"/>
          <w:noProof w:val="0"/>
          <w:lang w:val="de-DE"/>
        </w:rPr>
      </w:pPr>
      <w:r w:rsidRPr="6EF76003" w:rsidR="46E77F8F">
        <w:rPr>
          <w:b w:val="1"/>
          <w:bCs w:val="1"/>
          <w:noProof w:val="0"/>
          <w:lang w:val="de-DE"/>
        </w:rPr>
        <w:t>7.8. DV</w:t>
      </w:r>
      <w:r w:rsidRPr="6EF76003" w:rsidR="11716C24">
        <w:rPr>
          <w:b w:val="1"/>
          <w:bCs w:val="1"/>
          <w:noProof w:val="0"/>
          <w:lang w:val="de-DE"/>
        </w:rPr>
        <w:t xml:space="preserve"> configuration missing in registry</w:t>
      </w:r>
      <w:r w:rsidRPr="6EF76003" w:rsidR="46E77F8F">
        <w:rPr>
          <w:b w:val="1"/>
          <w:bCs w:val="1"/>
          <w:noProof w:val="0"/>
          <w:lang w:val="de-DE"/>
        </w:rPr>
        <w:t xml:space="preserve"> (INFO)</w:t>
      </w:r>
    </w:p>
    <w:p xmlns:wp14="http://schemas.microsoft.com/office/word/2010/wordml" w:rsidP="4E6138AA" wp14:paraId="7ED15A5B" wp14:textId="2DD6166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6138AA" w:rsidR="52E0A1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Beispielantwort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INFO: Deep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Visibility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configuration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not in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registry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may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be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managed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only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by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console</w:t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)</w:t>
      </w:r>
    </w:p>
    <w:p xmlns:wp14="http://schemas.microsoft.com/office/word/2010/wordml" w:rsidP="4E6138AA" wp14:paraId="38B6EEF4" wp14:textId="4CD0177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60F90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das bedeutet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  <w:r>
        <w:br/>
      </w: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 DV-Konfiguration ist lokal nicht in der Registry vorhanden. Je nach Architektur kann dies normal sein.</w:t>
      </w:r>
    </w:p>
    <w:p xmlns:wp14="http://schemas.microsoft.com/office/word/2010/wordml" w:rsidP="4E6138AA" wp14:paraId="2EFC7FAA" wp14:textId="18CC0A0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4E6138AA" w:rsidR="704EF5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Was Sie machen können</w:t>
      </w:r>
      <w:r w:rsidRPr="4E6138AA" w:rsidR="1A012B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:</w:t>
      </w:r>
    </w:p>
    <w:p xmlns:wp14="http://schemas.microsoft.com/office/word/2010/wordml" w:rsidP="4E6138AA" wp14:paraId="71838826" wp14:textId="7527E99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Prüfen, ob Deep Visibility in der SentinelOne-Konsole für Site oder Group aktiviert ist.</w:t>
      </w:r>
    </w:p>
    <w:p xmlns:wp14="http://schemas.microsoft.com/office/word/2010/wordml" w:rsidP="4E6138AA" wp14:paraId="3CEA6842" wp14:textId="7751907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1A012BF1">
        <w:rPr>
          <w:rFonts w:ascii="Aptos" w:hAnsi="Aptos" w:eastAsia="Aptos" w:cs="Aptos"/>
          <w:noProof w:val="0"/>
          <w:sz w:val="24"/>
          <w:szCs w:val="24"/>
          <w:lang w:val="de-DE"/>
        </w:rPr>
        <w:t>Ergebnisse mit einem funktionierenden Endpunkt vergleichen, der DV-Daten sendet.</w:t>
      </w:r>
    </w:p>
    <w:p xmlns:wp14="http://schemas.microsoft.com/office/word/2010/wordml" w:rsidP="4E6138AA" wp14:paraId="617506D5" wp14:textId="7A693E8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xmlns:wp14="http://schemas.microsoft.com/office/word/2010/wordml" w:rsidP="4E6138AA" wp14:paraId="7A0DA021" wp14:textId="444FE3D9">
      <w:pPr>
        <w:pStyle w:val="Heading2"/>
        <w:spacing w:before="299" w:beforeAutospacing="off" w:after="299" w:afterAutospacing="off"/>
      </w:pPr>
      <w:r w:rsidRPr="4E6138AA" w:rsidR="75E29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8. Wann eskalieren?</w:t>
      </w:r>
    </w:p>
    <w:p xmlns:wp14="http://schemas.microsoft.com/office/word/2010/wordml" w:rsidP="4E6138AA" wp14:paraId="7F4DDBDB" wp14:textId="67C8F22D">
      <w:pPr>
        <w:spacing w:before="240" w:beforeAutospacing="off" w:after="240" w:afterAutospacing="off"/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Wenn nach:</w:t>
      </w:r>
    </w:p>
    <w:p xmlns:wp14="http://schemas.microsoft.com/office/word/2010/wordml" w:rsidP="4E6138AA" wp14:paraId="42471CEC" wp14:textId="34FFE1D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Durchführung des Skripts</w:t>
      </w:r>
    </w:p>
    <w:p xmlns:wp14="http://schemas.microsoft.com/office/word/2010/wordml" w:rsidP="4E6138AA" wp14:paraId="5F50BE9E" wp14:textId="4C6F78A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Prüfung aller CRITICAL/WARNING-Funde</w:t>
      </w:r>
    </w:p>
    <w:p xmlns:wp14="http://schemas.microsoft.com/office/word/2010/wordml" w:rsidP="4E6138AA" wp14:paraId="66A20A86" wp14:textId="7FAD2B4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Kontrolle von Firewalls, Proxies, DNS, Agent-Status</w:t>
      </w:r>
    </w:p>
    <w:p xmlns:wp14="http://schemas.microsoft.com/office/word/2010/wordml" w:rsidP="4E6138AA" wp14:paraId="15D57D45" wp14:textId="497209CB">
      <w:pPr>
        <w:spacing w:before="240" w:beforeAutospacing="off" w:after="240" w:afterAutospacing="off"/>
      </w:pPr>
      <w:r w:rsidRPr="6EF76003" w:rsidR="4FF0E24D">
        <w:rPr>
          <w:rFonts w:ascii="Aptos" w:hAnsi="Aptos" w:eastAsia="Aptos" w:cs="Aptos"/>
          <w:noProof w:val="0"/>
          <w:sz w:val="24"/>
          <w:szCs w:val="24"/>
          <w:lang w:val="de-DE"/>
        </w:rPr>
        <w:t>keine Ursache gefunden oder behoben werden kann</w:t>
      </w:r>
      <w:r w:rsidRPr="6EF76003" w:rsidR="0EC69BBE">
        <w:rPr>
          <w:rFonts w:ascii="Aptos" w:hAnsi="Aptos" w:eastAsia="Aptos" w:cs="Aptos"/>
          <w:noProof w:val="0"/>
          <w:sz w:val="24"/>
          <w:szCs w:val="24"/>
          <w:lang w:val="de-DE"/>
        </w:rPr>
        <w:t>,</w:t>
      </w:r>
    </w:p>
    <w:p xmlns:wp14="http://schemas.microsoft.com/office/word/2010/wordml" w:rsidP="4E6138AA" wp14:paraId="7189D9BA" wp14:textId="63F26979">
      <w:pPr>
        <w:spacing w:before="240" w:beforeAutospacing="off" w:after="240" w:afterAutospacing="off"/>
      </w:pPr>
      <w:r w:rsidRPr="6EF76003" w:rsidR="0EC69B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dann kontaktieren </w:t>
      </w:r>
      <w:r w:rsidRPr="6EF76003" w:rsidR="0EC69B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SIe</w:t>
      </w:r>
      <w:r w:rsidRPr="6EF76003" w:rsidR="0EC69B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bitte 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QGroup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SecOp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</w:t>
      </w:r>
      <w:r w:rsidRPr="6EF76003" w:rsidR="4FF0E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und übermitteln:</w:t>
      </w:r>
    </w:p>
    <w:p xmlns:wp14="http://schemas.microsoft.com/office/word/2010/wordml" w:rsidP="4E6138AA" wp14:paraId="6A0D1B7E" wp14:textId="3B6886C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S1-DeepVisibilityDiag.json von betroffenen Endpunkten</w:t>
      </w:r>
    </w:p>
    <w:p xmlns:wp14="http://schemas.microsoft.com/office/word/2010/wordml" w:rsidP="4E6138AA" wp14:paraId="5ADA946F" wp14:textId="2B0DE8F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kurze Beschreibung der Netzwerk-/Proxy-Umgebung</w:t>
      </w:r>
    </w:p>
    <w:p xmlns:wp14="http://schemas.microsoft.com/office/word/2010/wordml" w:rsidP="4E6138AA" wp14:paraId="52EF5FCE" wp14:textId="72052C1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4E6138AA" w:rsidR="75E29E44">
        <w:rPr>
          <w:rFonts w:ascii="Aptos" w:hAnsi="Aptos" w:eastAsia="Aptos" w:cs="Aptos"/>
          <w:noProof w:val="0"/>
          <w:sz w:val="24"/>
          <w:szCs w:val="24"/>
          <w:lang w:val="de-DE"/>
        </w:rPr>
        <w:t>relevante Beobachtungen</w:t>
      </w:r>
    </w:p>
    <w:p xmlns:wp14="http://schemas.microsoft.com/office/word/2010/wordml" wp14:paraId="4E47C1E7" wp14:textId="12B0410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77e0qG9" int2:invalidationBookmarkName="" int2:hashCode="B3TiPfSoxlKsn5" int2:id="YE13NQ8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68fc0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38c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0d3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7432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5cb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898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feaf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5f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3b2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a1f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b36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6c87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87b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0ec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6c6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113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128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7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b0f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fa2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e72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705b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f210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f5c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219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b67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4c6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C100B"/>
    <w:rsid w:val="010559F5"/>
    <w:rsid w:val="0122803F"/>
    <w:rsid w:val="01A8EDBE"/>
    <w:rsid w:val="0227FBE3"/>
    <w:rsid w:val="023C35D5"/>
    <w:rsid w:val="04B9CDEA"/>
    <w:rsid w:val="05A0286C"/>
    <w:rsid w:val="0602049F"/>
    <w:rsid w:val="06E30685"/>
    <w:rsid w:val="071FAE44"/>
    <w:rsid w:val="07705D7A"/>
    <w:rsid w:val="078D6846"/>
    <w:rsid w:val="080B22EF"/>
    <w:rsid w:val="083F1624"/>
    <w:rsid w:val="0913FFC9"/>
    <w:rsid w:val="09727BB7"/>
    <w:rsid w:val="0990599C"/>
    <w:rsid w:val="09C5BA17"/>
    <w:rsid w:val="0A6C554A"/>
    <w:rsid w:val="0AC928F0"/>
    <w:rsid w:val="0AF2A915"/>
    <w:rsid w:val="0B2EB3FE"/>
    <w:rsid w:val="0B8A286B"/>
    <w:rsid w:val="0B8B8609"/>
    <w:rsid w:val="0C0BD690"/>
    <w:rsid w:val="0C286A47"/>
    <w:rsid w:val="0C6B2B3B"/>
    <w:rsid w:val="0CF3DDFE"/>
    <w:rsid w:val="0EC69BBE"/>
    <w:rsid w:val="103E18C7"/>
    <w:rsid w:val="10B29980"/>
    <w:rsid w:val="1137B0F2"/>
    <w:rsid w:val="11716C24"/>
    <w:rsid w:val="11CC909F"/>
    <w:rsid w:val="11D4DC8C"/>
    <w:rsid w:val="11FBF1BD"/>
    <w:rsid w:val="120EA8AB"/>
    <w:rsid w:val="124CB6D9"/>
    <w:rsid w:val="1353A6C6"/>
    <w:rsid w:val="14607081"/>
    <w:rsid w:val="14E5BCF6"/>
    <w:rsid w:val="16503AB0"/>
    <w:rsid w:val="1984A1B9"/>
    <w:rsid w:val="1A012BF1"/>
    <w:rsid w:val="1A66DDC1"/>
    <w:rsid w:val="1B46B1ED"/>
    <w:rsid w:val="1CAAF829"/>
    <w:rsid w:val="1F3D9AB1"/>
    <w:rsid w:val="211F5AAD"/>
    <w:rsid w:val="239E6D12"/>
    <w:rsid w:val="23F981D5"/>
    <w:rsid w:val="247EDDD6"/>
    <w:rsid w:val="264B1978"/>
    <w:rsid w:val="268B2B8A"/>
    <w:rsid w:val="26994AA2"/>
    <w:rsid w:val="26A14203"/>
    <w:rsid w:val="2901AD20"/>
    <w:rsid w:val="297E409E"/>
    <w:rsid w:val="29E756AD"/>
    <w:rsid w:val="2A767275"/>
    <w:rsid w:val="2AFFFD00"/>
    <w:rsid w:val="311E8A28"/>
    <w:rsid w:val="31539FAD"/>
    <w:rsid w:val="315B7C22"/>
    <w:rsid w:val="31DD5357"/>
    <w:rsid w:val="3323C9DE"/>
    <w:rsid w:val="33D0D0DA"/>
    <w:rsid w:val="377D402E"/>
    <w:rsid w:val="392B5AA1"/>
    <w:rsid w:val="3948ED5E"/>
    <w:rsid w:val="3989C05A"/>
    <w:rsid w:val="3A2CBC93"/>
    <w:rsid w:val="3B179463"/>
    <w:rsid w:val="3BD7BD05"/>
    <w:rsid w:val="3C1C175E"/>
    <w:rsid w:val="3C44BD19"/>
    <w:rsid w:val="3CCBFA1E"/>
    <w:rsid w:val="3D157BBD"/>
    <w:rsid w:val="3D3C48DD"/>
    <w:rsid w:val="3E0AB490"/>
    <w:rsid w:val="3EE4A06F"/>
    <w:rsid w:val="3F3E6816"/>
    <w:rsid w:val="40402560"/>
    <w:rsid w:val="4082EBA2"/>
    <w:rsid w:val="411073DB"/>
    <w:rsid w:val="4269604C"/>
    <w:rsid w:val="42CDA827"/>
    <w:rsid w:val="447D3E12"/>
    <w:rsid w:val="459C65AD"/>
    <w:rsid w:val="46A9A2BB"/>
    <w:rsid w:val="46C9ECDB"/>
    <w:rsid w:val="46E77F8F"/>
    <w:rsid w:val="472F9E19"/>
    <w:rsid w:val="477805D6"/>
    <w:rsid w:val="489AB7A7"/>
    <w:rsid w:val="48DA7D6F"/>
    <w:rsid w:val="4929CB5F"/>
    <w:rsid w:val="49CEF9A2"/>
    <w:rsid w:val="4B074C40"/>
    <w:rsid w:val="4B6C6724"/>
    <w:rsid w:val="4C4CC516"/>
    <w:rsid w:val="4C573FFC"/>
    <w:rsid w:val="4D5AA095"/>
    <w:rsid w:val="4E02D104"/>
    <w:rsid w:val="4E5B5E3F"/>
    <w:rsid w:val="4E6138AA"/>
    <w:rsid w:val="4E92153D"/>
    <w:rsid w:val="4EBFCD90"/>
    <w:rsid w:val="4FC874B2"/>
    <w:rsid w:val="4FF0E24D"/>
    <w:rsid w:val="50DA5E3B"/>
    <w:rsid w:val="52E0A100"/>
    <w:rsid w:val="536249D5"/>
    <w:rsid w:val="54C78453"/>
    <w:rsid w:val="55324E67"/>
    <w:rsid w:val="55FFF9B3"/>
    <w:rsid w:val="57675919"/>
    <w:rsid w:val="5C257AB0"/>
    <w:rsid w:val="5DA8E7A7"/>
    <w:rsid w:val="5E05A41C"/>
    <w:rsid w:val="5E576B3C"/>
    <w:rsid w:val="5E6507AC"/>
    <w:rsid w:val="5E7C100B"/>
    <w:rsid w:val="5EAC350E"/>
    <w:rsid w:val="5ECC2BA3"/>
    <w:rsid w:val="5EE08A87"/>
    <w:rsid w:val="60F90DAE"/>
    <w:rsid w:val="61889265"/>
    <w:rsid w:val="6214F9BD"/>
    <w:rsid w:val="62AA35E0"/>
    <w:rsid w:val="659E4629"/>
    <w:rsid w:val="670F727B"/>
    <w:rsid w:val="6820B5E3"/>
    <w:rsid w:val="68C8364C"/>
    <w:rsid w:val="68F8C74F"/>
    <w:rsid w:val="69A10360"/>
    <w:rsid w:val="69D826C7"/>
    <w:rsid w:val="6A21BA3C"/>
    <w:rsid w:val="6ACA7F82"/>
    <w:rsid w:val="6BE1DD96"/>
    <w:rsid w:val="6EF76003"/>
    <w:rsid w:val="6FC86B65"/>
    <w:rsid w:val="704EF510"/>
    <w:rsid w:val="71FAE978"/>
    <w:rsid w:val="73045FF3"/>
    <w:rsid w:val="73A2542B"/>
    <w:rsid w:val="73AEFBA7"/>
    <w:rsid w:val="74A86F98"/>
    <w:rsid w:val="7598BB11"/>
    <w:rsid w:val="75E29E44"/>
    <w:rsid w:val="76E709D1"/>
    <w:rsid w:val="77513B0D"/>
    <w:rsid w:val="77B13173"/>
    <w:rsid w:val="78A62317"/>
    <w:rsid w:val="7A193E44"/>
    <w:rsid w:val="7A567463"/>
    <w:rsid w:val="7A5FA69F"/>
    <w:rsid w:val="7A97CF8A"/>
    <w:rsid w:val="7BAB1F80"/>
    <w:rsid w:val="7C40B820"/>
    <w:rsid w:val="7CEF985E"/>
    <w:rsid w:val="7D1B4EEA"/>
    <w:rsid w:val="7DC2E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100B"/>
  <w15:chartTrackingRefBased/>
  <w15:docId w15:val="{661DC773-EB67-4A8F-8D0E-4D1A1D4E6E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6138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E6138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E6138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6138AA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E6138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www.microsoft.com/" TargetMode="External" Id="R6b01e957d33c404b" /><Relationship Type="http://schemas.openxmlformats.org/officeDocument/2006/relationships/hyperlink" Target="https://&#8230;" TargetMode="External" Id="R1e52c338616448fb" /><Relationship Type="http://schemas.microsoft.com/office/2020/10/relationships/intelligence" Target="intelligence2.xml" Id="R04f340dc43a147e4" /><Relationship Type="http://schemas.openxmlformats.org/officeDocument/2006/relationships/numbering" Target="numbering.xml" Id="R730dd329a4984c60" /><Relationship Type="http://schemas.openxmlformats.org/officeDocument/2006/relationships/hyperlink" Target="https://dv-eu-prod.sentinelone.net/" TargetMode="External" Id="R0fa7680a77f84d46" /><Relationship Type="http://schemas.openxmlformats.org/officeDocument/2006/relationships/hyperlink" Target="https://ioc-gw-eu.sentinelone.net/" TargetMode="External" Id="R3c678db0037f4e1b" /><Relationship Type="http://schemas.openxmlformats.org/officeDocument/2006/relationships/hyperlink" Target="https://ioc-gw-eu-1a.sentinelone.net/" TargetMode="External" Id="R92a9f1f7cbb34ad8" /><Relationship Type="http://schemas.openxmlformats.org/officeDocument/2006/relationships/hyperlink" Target="https://ioc-gw-eu-1b.sentinelone.net/" TargetMode="External" Id="Rae3f40f6beb44188" /><Relationship Type="http://schemas.openxmlformats.org/officeDocument/2006/relationships/hyperlink" Target="https://ioc-gw-eu-1c.sentinelone.net/" TargetMode="External" Id="R231f917252a241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2025-12-12T14:43:43.5075259Z</dcterms:created>
  <dcterms:modified xsi:type="dcterms:W3CDTF">2026-01-06T15:53:16.4177975Z</dcterms:modified>
  <dc:creator>Raphael Schmitt</dc:creator>
  <lastModifiedBy>Raphael Schmitt</lastModifiedBy>
</coreProperties>
</file>